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Pr>
        <w:drawing>
          <wp:inline distB="114300" distT="114300" distL="114300" distR="114300">
            <wp:extent cx="5731200" cy="3708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sdt>
      <w:sdtPr>
        <w:id w:val="2042595971"/>
        <w:tag w:val="goog_rdk_4"/>
      </w:sdtPr>
      <w:sdtContent>
        <w:p w:rsidR="00000000" w:rsidDel="00000000" w:rsidP="00000000" w:rsidRDefault="00000000" w:rsidRPr="00000000" w14:paraId="00000013">
          <w:pPr>
            <w:rPr>
              <w:ins w:author="KAVYA PADALA" w:id="0" w:date="2026-07-15T11:25:54Z"/>
              <w:sz w:val="24"/>
              <w:szCs w:val="24"/>
              <w:rPrChange w:author="KAVYA PADALA" w:id="1" w:date="2026-07-15T11:25:54Z">
                <w:rPr>
                  <w:b w:val="1"/>
                  <w:bCs w:val="1"/>
                  <w:color w:val="2a2a2a"/>
                  <w:sz w:val="24"/>
                  <w:szCs w:val="24"/>
                </w:rPr>
              </w:rPrChange>
            </w:rPr>
          </w:pPr>
          <w:sdt>
            <w:sdtPr>
              <w:id w:val="-796623380"/>
              <w:tag w:val="goog_rdk_1"/>
            </w:sdtPr>
            <w:sdtContent>
              <w:ins w:author="KAVYA PADALA" w:id="0" w:date="2026-07-15T11:25:54Z"/>
              <w:sdt>
                <w:sdtPr>
                  <w:id w:val="-540227834"/>
                  <w:tag w:val="goog_rdk_2"/>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SAYS:</w:t>
                    </w:r>
                  </w:ins>
                </w:sdtContent>
              </w:sdt>
              <w:ins w:author="KAVYA PADALA" w:id="0" w:date="2026-07-15T11:25:54Z">
                <w:sdt>
                  <w:sdtPr>
                    <w:id w:val="-484068178"/>
                    <w:tag w:val="goog_rdk_3"/>
                  </w:sdtPr>
                  <w:sdtContent>
                    <w:r w:rsidDel="00000000" w:rsidR="00000000" w:rsidRPr="00000000">
                      <w:rPr>
                        <w:sz w:val="24"/>
                        <w:szCs w:val="24"/>
                        <w:rtl w:val="0"/>
                        <w:rPrChange w:author="KAVYA PADALA" w:id="1" w:date="2026-07-15T11:25:54Z">
                          <w:rPr>
                            <w:b w:val="1"/>
                            <w:bCs w:val="1"/>
                            <w:color w:val="2a2a2a"/>
                            <w:sz w:val="24"/>
                            <w:szCs w:val="24"/>
                          </w:rPr>
                        </w:rPrChange>
                      </w:rPr>
                      <w:t xml:space="preserve"> </w:t>
                    </w:r>
                  </w:sdtContent>
                </w:sdt>
              </w:ins>
            </w:sdtContent>
          </w:sdt>
        </w:p>
      </w:sdtContent>
    </w:sdt>
    <w:sdt>
      <w:sdtPr>
        <w:id w:val="2000082413"/>
        <w:tag w:val="goog_rdk_7"/>
      </w:sdtPr>
      <w:sdtContent>
        <w:p w:rsidR="00000000" w:rsidDel="00000000" w:rsidP="00000000" w:rsidRDefault="00000000" w:rsidRPr="00000000" w14:paraId="00000014">
          <w:pPr>
            <w:numPr>
              <w:ilvl w:val="0"/>
              <w:numId w:val="6"/>
            </w:numPr>
            <w:spacing w:after="0" w:afterAutospacing="0"/>
            <w:ind w:left="720" w:hanging="360"/>
            <w:rPr>
              <w:ins w:author="KAVYA PADALA" w:id="0" w:date="2026-07-15T11:25:54Z"/>
              <w:sz w:val="24"/>
              <w:szCs w:val="24"/>
              <w:u w:val="none"/>
            </w:rPr>
          </w:pPr>
          <w:sdt>
            <w:sdtPr>
              <w:id w:val="1702025127"/>
              <w:tag w:val="goog_rdk_5"/>
            </w:sdtPr>
            <w:sdtContent>
              <w:ins w:author="KAVYA PADALA" w:id="0" w:date="2026-07-15T11:25:54Z"/>
              <w:sdt>
                <w:sdtPr>
                  <w:id w:val="-1875243280"/>
                  <w:tag w:val="goog_rdk_6"/>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Managing records takes time</w:t>
                    </w:r>
                  </w:ins>
                </w:sdtContent>
              </w:sdt>
              <w:ins w:author="KAVYA PADALA" w:id="0" w:date="2026-07-15T11:25:54Z"/>
            </w:sdtContent>
          </w:sdt>
        </w:p>
      </w:sdtContent>
    </w:sdt>
    <w:sdt>
      <w:sdtPr>
        <w:id w:val="-479225624"/>
        <w:tag w:val="goog_rdk_10"/>
      </w:sdtPr>
      <w:sdtContent>
        <w:p w:rsidR="00000000" w:rsidDel="00000000" w:rsidP="00000000" w:rsidRDefault="00000000" w:rsidRPr="00000000" w14:paraId="00000015">
          <w:pPr>
            <w:numPr>
              <w:ilvl w:val="0"/>
              <w:numId w:val="6"/>
            </w:numPr>
            <w:spacing w:after="0" w:afterAutospacing="0"/>
            <w:ind w:left="720" w:hanging="360"/>
            <w:rPr>
              <w:ins w:author="KAVYA PADALA" w:id="0" w:date="2026-07-15T11:25:54Z"/>
              <w:sz w:val="24"/>
              <w:szCs w:val="24"/>
              <w:u w:val="none"/>
            </w:rPr>
          </w:pPr>
          <w:sdt>
            <w:sdtPr>
              <w:id w:val="2057634265"/>
              <w:tag w:val="goog_rdk_8"/>
            </w:sdtPr>
            <w:sdtContent>
              <w:ins w:author="KAVYA PADALA" w:id="0" w:date="2026-07-15T11:25:54Z"/>
              <w:sdt>
                <w:sdtPr>
                  <w:id w:val="-1380307290"/>
                  <w:tag w:val="goog_rdk_9"/>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I need one system</w:t>
                    </w:r>
                  </w:ins>
                </w:sdtContent>
              </w:sdt>
              <w:ins w:author="KAVYA PADALA" w:id="0" w:date="2026-07-15T11:25:54Z"/>
            </w:sdtContent>
          </w:sdt>
        </w:p>
      </w:sdtContent>
    </w:sdt>
    <w:sdt>
      <w:sdtPr>
        <w:id w:val="-358674401"/>
        <w:tag w:val="goog_rdk_13"/>
      </w:sdtPr>
      <w:sdtContent>
        <w:p w:rsidR="00000000" w:rsidDel="00000000" w:rsidP="00000000" w:rsidRDefault="00000000" w:rsidRPr="00000000" w14:paraId="00000016">
          <w:pPr>
            <w:numPr>
              <w:ilvl w:val="0"/>
              <w:numId w:val="6"/>
            </w:numPr>
            <w:ind w:left="720" w:hanging="360"/>
            <w:rPr>
              <w:ins w:author="KAVYA PADALA" w:id="0" w:date="2026-07-15T11:25:54Z"/>
              <w:sz w:val="24"/>
              <w:szCs w:val="24"/>
              <w:u w:val="none"/>
            </w:rPr>
          </w:pPr>
          <w:sdt>
            <w:sdtPr>
              <w:id w:val="-2042485046"/>
              <w:tag w:val="goog_rdk_11"/>
            </w:sdtPr>
            <w:sdtContent>
              <w:ins w:author="KAVYA PADALA" w:id="0" w:date="2026-07-15T11:25:54Z"/>
              <w:sdt>
                <w:sdtPr>
                  <w:id w:val="-1707970031"/>
                  <w:tag w:val="goog_rdk_12"/>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Data should be secure.</w:t>
                    </w:r>
                  </w:ins>
                </w:sdtContent>
              </w:sdt>
              <w:ins w:author="KAVYA PADALA" w:id="0" w:date="2026-07-15T11:25:54Z"/>
            </w:sdtContent>
          </w:sdt>
        </w:p>
      </w:sdtContent>
    </w:sdt>
    <w:sdt>
      <w:sdtPr>
        <w:id w:val="355216992"/>
        <w:tag w:val="goog_rdk_16"/>
      </w:sdtPr>
      <w:sdtContent>
        <w:p w:rsidR="00000000" w:rsidDel="00000000" w:rsidP="00000000" w:rsidRDefault="00000000" w:rsidRPr="00000000" w14:paraId="00000017">
          <w:pPr>
            <w:rPr>
              <w:ins w:author="KAVYA PADALA" w:id="0" w:date="2026-07-15T11:25:54Z"/>
              <w:b w:val="1"/>
              <w:bCs w:val="1"/>
              <w:sz w:val="24"/>
              <w:szCs w:val="24"/>
              <w:rPrChange w:author="KAVYA PADALA" w:id="1" w:date="2026-07-15T11:25:54Z">
                <w:rPr>
                  <w:b w:val="1"/>
                  <w:bCs w:val="1"/>
                  <w:color w:val="2a2a2a"/>
                  <w:sz w:val="24"/>
                  <w:szCs w:val="24"/>
                </w:rPr>
              </w:rPrChange>
            </w:rPr>
          </w:pPr>
          <w:sdt>
            <w:sdtPr>
              <w:id w:val="-738558128"/>
              <w:tag w:val="goog_rdk_14"/>
            </w:sdtPr>
            <w:sdtContent>
              <w:ins w:author="KAVYA PADALA" w:id="0" w:date="2026-07-15T11:25:54Z"/>
              <w:sdt>
                <w:sdtPr>
                  <w:id w:val="-352339696"/>
                  <w:tag w:val="goog_rdk_15"/>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THINKS:</w:t>
                    </w:r>
                  </w:ins>
                </w:sdtContent>
              </w:sdt>
              <w:ins w:author="KAVYA PADALA" w:id="0" w:date="2026-07-15T11:25:54Z"/>
            </w:sdtContent>
          </w:sdt>
        </w:p>
      </w:sdtContent>
    </w:sdt>
    <w:sdt>
      <w:sdtPr>
        <w:id w:val="2052587351"/>
        <w:tag w:val="goog_rdk_20"/>
      </w:sdtPr>
      <w:sdtContent>
        <w:p w:rsidR="00000000" w:rsidDel="00000000" w:rsidP="00000000" w:rsidRDefault="00000000" w:rsidRPr="00000000" w14:paraId="00000018">
          <w:pPr>
            <w:numPr>
              <w:ilvl w:val="0"/>
              <w:numId w:val="2"/>
            </w:numPr>
            <w:spacing w:after="0" w:afterAutospacing="0"/>
            <w:ind w:left="720" w:hanging="360"/>
            <w:rPr>
              <w:ins w:author="KAVYA PADALA" w:id="0" w:date="2026-07-15T11:25:54Z"/>
              <w:sz w:val="24"/>
              <w:szCs w:val="24"/>
              <w:u w:val="none"/>
            </w:rPr>
          </w:pPr>
          <w:sdt>
            <w:sdtPr>
              <w:id w:val="612029209"/>
              <w:tag w:val="goog_rdk_17"/>
            </w:sdtPr>
            <w:sdtContent>
              <w:ins w:author="KAVYA PADALA" w:id="0" w:date="2026-07-15T11:25:54Z"/>
              <w:sdt>
                <w:sdtPr>
                  <w:id w:val="-1372995374"/>
                  <w:tag w:val="goog_rdk_18"/>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 </w:t>
                    </w:r>
                  </w:ins>
                </w:sdtContent>
              </w:sdt>
              <w:ins w:author="KAVYA PADALA" w:id="0" w:date="2026-07-15T11:25:54Z">
                <w:sdt>
                  <w:sdtPr>
                    <w:id w:val="498218353"/>
                    <w:tag w:val="goog_rdk_19"/>
                  </w:sdtPr>
                  <w:sdtContent>
                    <w:r w:rsidDel="00000000" w:rsidR="00000000" w:rsidRPr="00000000">
                      <w:rPr>
                        <w:sz w:val="24"/>
                        <w:szCs w:val="24"/>
                        <w:rtl w:val="0"/>
                        <w:rPrChange w:author="KAVYA PADALA" w:id="1" w:date="2026-07-15T11:25:54Z">
                          <w:rPr>
                            <w:b w:val="1"/>
                            <w:bCs w:val="1"/>
                            <w:color w:val="2a2a2a"/>
                            <w:sz w:val="24"/>
                            <w:szCs w:val="24"/>
                          </w:rPr>
                        </w:rPrChange>
                      </w:rPr>
                      <w:t xml:space="preserve">Easy client management</w:t>
                    </w:r>
                  </w:sdtContent>
                </w:sdt>
              </w:ins>
            </w:sdtContent>
          </w:sdt>
        </w:p>
      </w:sdtContent>
    </w:sdt>
    <w:sdt>
      <w:sdtPr>
        <w:id w:val="-1116418891"/>
        <w:tag w:val="goog_rdk_23"/>
      </w:sdtPr>
      <w:sdtContent>
        <w:p w:rsidR="00000000" w:rsidDel="00000000" w:rsidP="00000000" w:rsidRDefault="00000000" w:rsidRPr="00000000" w14:paraId="00000019">
          <w:pPr>
            <w:numPr>
              <w:ilvl w:val="0"/>
              <w:numId w:val="2"/>
            </w:numPr>
            <w:spacing w:after="0" w:afterAutospacing="0"/>
            <w:ind w:left="720" w:hanging="360"/>
            <w:rPr>
              <w:ins w:author="KAVYA PADALA" w:id="0" w:date="2026-07-15T11:25:54Z"/>
              <w:sz w:val="24"/>
              <w:szCs w:val="24"/>
              <w:u w:val="none"/>
            </w:rPr>
          </w:pPr>
          <w:sdt>
            <w:sdtPr>
              <w:id w:val="440290762"/>
              <w:tag w:val="goog_rdk_21"/>
            </w:sdtPr>
            <w:sdtContent>
              <w:ins w:author="KAVYA PADALA" w:id="0" w:date="2026-07-15T11:25:54Z"/>
              <w:sdt>
                <w:sdtPr>
                  <w:id w:val="-1669570723"/>
                  <w:tag w:val="goog_rdk_22"/>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Accurate meal plans</w:t>
                    </w:r>
                  </w:ins>
                </w:sdtContent>
              </w:sdt>
              <w:ins w:author="KAVYA PADALA" w:id="0" w:date="2026-07-15T11:25:54Z"/>
            </w:sdtContent>
          </w:sdt>
        </w:p>
      </w:sdtContent>
    </w:sdt>
    <w:sdt>
      <w:sdtPr>
        <w:id w:val="-1948510485"/>
        <w:tag w:val="goog_rdk_26"/>
      </w:sdtPr>
      <w:sdtContent>
        <w:p w:rsidR="00000000" w:rsidDel="00000000" w:rsidP="00000000" w:rsidRDefault="00000000" w:rsidRPr="00000000" w14:paraId="0000001A">
          <w:pPr>
            <w:numPr>
              <w:ilvl w:val="0"/>
              <w:numId w:val="2"/>
            </w:numPr>
            <w:ind w:left="720" w:hanging="360"/>
            <w:rPr>
              <w:ins w:author="KAVYA PADALA" w:id="0" w:date="2026-07-15T11:25:54Z"/>
              <w:sz w:val="24"/>
              <w:szCs w:val="24"/>
              <w:u w:val="none"/>
            </w:rPr>
          </w:pPr>
          <w:sdt>
            <w:sdtPr>
              <w:id w:val="-42522991"/>
              <w:tag w:val="goog_rdk_24"/>
            </w:sdtPr>
            <w:sdtContent>
              <w:ins w:author="KAVYA PADALA" w:id="0" w:date="2026-07-15T11:25:54Z"/>
              <w:sdt>
                <w:sdtPr>
                  <w:id w:val="1069613647"/>
                  <w:tag w:val="goog_rdk_25"/>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Quick access to data.</w:t>
                    </w:r>
                  </w:ins>
                </w:sdtContent>
              </w:sdt>
              <w:ins w:author="KAVYA PADALA" w:id="0" w:date="2026-07-15T11:25:54Z"/>
            </w:sdtContent>
          </w:sdt>
        </w:p>
      </w:sdtContent>
    </w:sdt>
    <w:sdt>
      <w:sdtPr>
        <w:id w:val="-1270267507"/>
        <w:tag w:val="goog_rdk_29"/>
      </w:sdtPr>
      <w:sdtContent>
        <w:p w:rsidR="00000000" w:rsidDel="00000000" w:rsidP="00000000" w:rsidRDefault="00000000" w:rsidRPr="00000000" w14:paraId="0000001B">
          <w:pPr>
            <w:rPr>
              <w:ins w:author="KAVYA PADALA" w:id="0" w:date="2026-07-15T11:25:54Z"/>
              <w:b w:val="1"/>
              <w:bCs w:val="1"/>
              <w:sz w:val="24"/>
              <w:szCs w:val="24"/>
              <w:rPrChange w:author="KAVYA PADALA" w:id="1" w:date="2026-07-15T11:25:54Z">
                <w:rPr>
                  <w:b w:val="1"/>
                  <w:bCs w:val="1"/>
                  <w:color w:val="2a2a2a"/>
                  <w:sz w:val="24"/>
                  <w:szCs w:val="24"/>
                </w:rPr>
              </w:rPrChange>
            </w:rPr>
          </w:pPr>
          <w:sdt>
            <w:sdtPr>
              <w:id w:val="1555357254"/>
              <w:tag w:val="goog_rdk_27"/>
            </w:sdtPr>
            <w:sdtContent>
              <w:ins w:author="KAVYA PADALA" w:id="0" w:date="2026-07-15T11:25:54Z"/>
              <w:sdt>
                <w:sdtPr>
                  <w:id w:val="-1936308618"/>
                  <w:tag w:val="goog_rdk_28"/>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DOES: </w:t>
                    </w:r>
                  </w:ins>
                </w:sdtContent>
              </w:sdt>
              <w:ins w:author="KAVYA PADALA" w:id="0" w:date="2026-07-15T11:25:54Z"/>
            </w:sdtContent>
          </w:sdt>
        </w:p>
      </w:sdtContent>
    </w:sdt>
    <w:sdt>
      <w:sdtPr>
        <w:id w:val="1675165775"/>
        <w:tag w:val="goog_rdk_32"/>
      </w:sdtPr>
      <w:sdtContent>
        <w:p w:rsidR="00000000" w:rsidDel="00000000" w:rsidP="00000000" w:rsidRDefault="00000000" w:rsidRPr="00000000" w14:paraId="0000001C">
          <w:pPr>
            <w:numPr>
              <w:ilvl w:val="0"/>
              <w:numId w:val="3"/>
            </w:numPr>
            <w:spacing w:after="0" w:afterAutospacing="0"/>
            <w:ind w:left="720" w:hanging="360"/>
            <w:rPr>
              <w:ins w:author="KAVYA PADALA" w:id="0" w:date="2026-07-15T11:25:54Z"/>
              <w:sz w:val="24"/>
              <w:szCs w:val="24"/>
              <w:u w:val="none"/>
            </w:rPr>
          </w:pPr>
          <w:sdt>
            <w:sdtPr>
              <w:id w:val="2048421612"/>
              <w:tag w:val="goog_rdk_30"/>
            </w:sdtPr>
            <w:sdtContent>
              <w:ins w:author="KAVYA PADALA" w:id="0" w:date="2026-07-15T11:25:54Z"/>
              <w:sdt>
                <w:sdtPr>
                  <w:id w:val="-687729304"/>
                  <w:tag w:val="goog_rdk_31"/>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Registers clients</w:t>
                    </w:r>
                  </w:ins>
                </w:sdtContent>
              </w:sdt>
              <w:ins w:author="KAVYA PADALA" w:id="0" w:date="2026-07-15T11:25:54Z"/>
            </w:sdtContent>
          </w:sdt>
        </w:p>
      </w:sdtContent>
    </w:sdt>
    <w:sdt>
      <w:sdtPr>
        <w:id w:val="94137495"/>
        <w:tag w:val="goog_rdk_35"/>
      </w:sdtPr>
      <w:sdtContent>
        <w:p w:rsidR="00000000" w:rsidDel="00000000" w:rsidP="00000000" w:rsidRDefault="00000000" w:rsidRPr="00000000" w14:paraId="0000001D">
          <w:pPr>
            <w:numPr>
              <w:ilvl w:val="0"/>
              <w:numId w:val="3"/>
            </w:numPr>
            <w:spacing w:after="0" w:afterAutospacing="0"/>
            <w:ind w:left="720" w:hanging="360"/>
            <w:rPr>
              <w:ins w:author="KAVYA PADALA" w:id="0" w:date="2026-07-15T11:25:54Z"/>
              <w:sz w:val="24"/>
              <w:szCs w:val="24"/>
              <w:u w:val="none"/>
            </w:rPr>
          </w:pPr>
          <w:sdt>
            <w:sdtPr>
              <w:id w:val="-364534888"/>
              <w:tag w:val="goog_rdk_33"/>
            </w:sdtPr>
            <w:sdtContent>
              <w:ins w:author="KAVYA PADALA" w:id="0" w:date="2026-07-15T11:25:54Z"/>
              <w:sdt>
                <w:sdtPr>
                  <w:id w:val="-2107586156"/>
                  <w:tag w:val="goog_rdk_34"/>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Creates meal plans</w:t>
                    </w:r>
                  </w:ins>
                </w:sdtContent>
              </w:sdt>
              <w:ins w:author="KAVYA PADALA" w:id="0" w:date="2026-07-15T11:25:54Z"/>
            </w:sdtContent>
          </w:sdt>
        </w:p>
      </w:sdtContent>
    </w:sdt>
    <w:sdt>
      <w:sdtPr>
        <w:id w:val="805858201"/>
        <w:tag w:val="goog_rdk_38"/>
      </w:sdtPr>
      <w:sdtContent>
        <w:p w:rsidR="00000000" w:rsidDel="00000000" w:rsidP="00000000" w:rsidRDefault="00000000" w:rsidRPr="00000000" w14:paraId="0000001E">
          <w:pPr>
            <w:numPr>
              <w:ilvl w:val="0"/>
              <w:numId w:val="3"/>
            </w:numPr>
            <w:ind w:left="720" w:hanging="360"/>
            <w:rPr>
              <w:ins w:author="KAVYA PADALA" w:id="0" w:date="2026-07-15T11:25:54Z"/>
              <w:sz w:val="24"/>
              <w:szCs w:val="24"/>
              <w:u w:val="none"/>
            </w:rPr>
          </w:pPr>
          <w:sdt>
            <w:sdtPr>
              <w:id w:val="1989694389"/>
              <w:tag w:val="goog_rdk_36"/>
            </w:sdtPr>
            <w:sdtContent>
              <w:ins w:author="KAVYA PADALA" w:id="0" w:date="2026-07-15T11:25:54Z"/>
              <w:sdt>
                <w:sdtPr>
                  <w:id w:val="-847041251"/>
                  <w:tag w:val="goog_rdk_37"/>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Tracks progress.</w:t>
                    </w:r>
                  </w:ins>
                </w:sdtContent>
              </w:sdt>
              <w:ins w:author="KAVYA PADALA" w:id="0" w:date="2026-07-15T11:25:54Z"/>
            </w:sdtContent>
          </w:sdt>
        </w:p>
      </w:sdtContent>
    </w:sdt>
    <w:sdt>
      <w:sdtPr>
        <w:id w:val="-1048877560"/>
        <w:tag w:val="goog_rdk_41"/>
      </w:sdtPr>
      <w:sdtContent>
        <w:p w:rsidR="00000000" w:rsidDel="00000000" w:rsidP="00000000" w:rsidRDefault="00000000" w:rsidRPr="00000000" w14:paraId="0000001F">
          <w:pPr>
            <w:rPr>
              <w:ins w:author="KAVYA PADALA" w:id="0" w:date="2026-07-15T11:25:54Z"/>
              <w:b w:val="1"/>
              <w:bCs w:val="1"/>
              <w:sz w:val="24"/>
              <w:szCs w:val="24"/>
              <w:rPrChange w:author="KAVYA PADALA" w:id="1" w:date="2026-07-15T11:25:54Z">
                <w:rPr>
                  <w:b w:val="1"/>
                  <w:bCs w:val="1"/>
                  <w:color w:val="2a2a2a"/>
                  <w:sz w:val="24"/>
                  <w:szCs w:val="24"/>
                </w:rPr>
              </w:rPrChange>
            </w:rPr>
          </w:pPr>
          <w:sdt>
            <w:sdtPr>
              <w:id w:val="1238789375"/>
              <w:tag w:val="goog_rdk_39"/>
            </w:sdtPr>
            <w:sdtContent>
              <w:ins w:author="KAVYA PADALA" w:id="0" w:date="2026-07-15T11:25:54Z"/>
              <w:sdt>
                <w:sdtPr>
                  <w:id w:val="203278027"/>
                  <w:tag w:val="goog_rdk_40"/>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FEELS:</w:t>
                    </w:r>
                  </w:ins>
                </w:sdtContent>
              </w:sdt>
              <w:ins w:author="KAVYA PADALA" w:id="0" w:date="2026-07-15T11:25:54Z"/>
            </w:sdtContent>
          </w:sdt>
        </w:p>
      </w:sdtContent>
    </w:sdt>
    <w:sdt>
      <w:sdtPr>
        <w:id w:val="-1570442596"/>
        <w:tag w:val="goog_rdk_45"/>
      </w:sdtPr>
      <w:sdtContent>
        <w:p w:rsidR="00000000" w:rsidDel="00000000" w:rsidP="00000000" w:rsidRDefault="00000000" w:rsidRPr="00000000" w14:paraId="00000020">
          <w:pPr>
            <w:numPr>
              <w:ilvl w:val="0"/>
              <w:numId w:val="1"/>
            </w:numPr>
            <w:spacing w:after="0" w:afterAutospacing="0"/>
            <w:ind w:left="720" w:hanging="360"/>
            <w:rPr>
              <w:ins w:author="KAVYA PADALA" w:id="0" w:date="2026-07-15T11:25:54Z"/>
              <w:sz w:val="24"/>
              <w:szCs w:val="24"/>
              <w:u w:val="none"/>
            </w:rPr>
          </w:pPr>
          <w:sdt>
            <w:sdtPr>
              <w:id w:val="1277742840"/>
              <w:tag w:val="goog_rdk_42"/>
            </w:sdtPr>
            <w:sdtContent>
              <w:ins w:author="KAVYA PADALA" w:id="0" w:date="2026-07-15T11:25:54Z"/>
              <w:sdt>
                <w:sdtPr>
                  <w:id w:val="140737077"/>
                  <w:tag w:val="goog_rdk_43"/>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 </w:t>
                    </w:r>
                  </w:ins>
                </w:sdtContent>
              </w:sdt>
              <w:ins w:author="KAVYA PADALA" w:id="0" w:date="2026-07-15T11:25:54Z">
                <w:sdt>
                  <w:sdtPr>
                    <w:id w:val="248670488"/>
                    <w:tag w:val="goog_rdk_44"/>
                  </w:sdtPr>
                  <w:sdtContent>
                    <w:r w:rsidDel="00000000" w:rsidR="00000000" w:rsidRPr="00000000">
                      <w:rPr>
                        <w:sz w:val="24"/>
                        <w:szCs w:val="24"/>
                        <w:rtl w:val="0"/>
                        <w:rPrChange w:author="KAVYA PADALA" w:id="1" w:date="2026-07-15T11:25:54Z">
                          <w:rPr>
                            <w:b w:val="1"/>
                            <w:bCs w:val="1"/>
                            <w:color w:val="2a2a2a"/>
                            <w:sz w:val="24"/>
                            <w:szCs w:val="24"/>
                          </w:rPr>
                        </w:rPrChange>
                      </w:rPr>
                      <w:t xml:space="preserve">Frustrated with manual work</w:t>
                    </w:r>
                  </w:sdtContent>
                </w:sdt>
              </w:ins>
            </w:sdtContent>
          </w:sdt>
        </w:p>
      </w:sdtContent>
    </w:sdt>
    <w:sdt>
      <w:sdtPr>
        <w:id w:val="-68065045"/>
        <w:tag w:val="goog_rdk_48"/>
      </w:sdtPr>
      <w:sdtContent>
        <w:p w:rsidR="00000000" w:rsidDel="00000000" w:rsidP="00000000" w:rsidRDefault="00000000" w:rsidRPr="00000000" w14:paraId="00000021">
          <w:pPr>
            <w:numPr>
              <w:ilvl w:val="0"/>
              <w:numId w:val="1"/>
            </w:numPr>
            <w:spacing w:after="0" w:afterAutospacing="0"/>
            <w:ind w:left="720" w:hanging="360"/>
            <w:rPr>
              <w:ins w:author="KAVYA PADALA" w:id="0" w:date="2026-07-15T11:25:54Z"/>
              <w:sz w:val="24"/>
              <w:szCs w:val="24"/>
              <w:u w:val="none"/>
            </w:rPr>
          </w:pPr>
          <w:sdt>
            <w:sdtPr>
              <w:id w:val="149255331"/>
              <w:tag w:val="goog_rdk_46"/>
            </w:sdtPr>
            <w:sdtContent>
              <w:ins w:author="KAVYA PADALA" w:id="0" w:date="2026-07-15T11:25:54Z"/>
              <w:sdt>
                <w:sdtPr>
                  <w:id w:val="406482362"/>
                  <w:tag w:val="goog_rdk_47"/>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Wants a simple solution</w:t>
                    </w:r>
                  </w:ins>
                </w:sdtContent>
              </w:sdt>
              <w:ins w:author="KAVYA PADALA" w:id="0" w:date="2026-07-15T11:25:54Z"/>
            </w:sdtContent>
          </w:sdt>
        </w:p>
      </w:sdtContent>
    </w:sdt>
    <w:sdt>
      <w:sdtPr>
        <w:id w:val="-1177607644"/>
        <w:tag w:val="goog_rdk_51"/>
      </w:sdtPr>
      <w:sdtContent>
        <w:p w:rsidR="00000000" w:rsidDel="00000000" w:rsidP="00000000" w:rsidRDefault="00000000" w:rsidRPr="00000000" w14:paraId="00000022">
          <w:pPr>
            <w:numPr>
              <w:ilvl w:val="0"/>
              <w:numId w:val="1"/>
            </w:numPr>
            <w:ind w:left="720" w:hanging="360"/>
            <w:rPr>
              <w:ins w:author="KAVYA PADALA" w:id="0" w:date="2026-07-15T11:25:54Z"/>
              <w:sz w:val="24"/>
              <w:szCs w:val="24"/>
              <w:u w:val="none"/>
            </w:rPr>
          </w:pPr>
          <w:sdt>
            <w:sdtPr>
              <w:id w:val="-1609405024"/>
              <w:tag w:val="goog_rdk_49"/>
            </w:sdtPr>
            <w:sdtContent>
              <w:ins w:author="KAVYA PADALA" w:id="0" w:date="2026-07-15T11:25:54Z"/>
              <w:sdt>
                <w:sdtPr>
                  <w:id w:val="1213142606"/>
                  <w:tag w:val="goog_rdk_50"/>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Needs secure storage.</w:t>
                    </w:r>
                  </w:ins>
                </w:sdtContent>
              </w:sdt>
              <w:ins w:author="KAVYA PADALA" w:id="0" w:date="2026-07-15T11:25:54Z"/>
            </w:sdtContent>
          </w:sdt>
        </w:p>
      </w:sdtContent>
    </w:sdt>
    <w:sdt>
      <w:sdtPr>
        <w:id w:val="9538098"/>
        <w:tag w:val="goog_rdk_54"/>
      </w:sdtPr>
      <w:sdtContent>
        <w:p w:rsidR="00000000" w:rsidDel="00000000" w:rsidP="00000000" w:rsidRDefault="00000000" w:rsidRPr="00000000" w14:paraId="00000023">
          <w:pPr>
            <w:rPr>
              <w:ins w:author="KAVYA PADALA" w:id="0" w:date="2026-07-15T11:25:54Z"/>
              <w:b w:val="1"/>
              <w:bCs w:val="1"/>
              <w:sz w:val="24"/>
              <w:szCs w:val="24"/>
              <w:rPrChange w:author="KAVYA PADALA" w:id="1" w:date="2026-07-15T11:25:54Z">
                <w:rPr>
                  <w:b w:val="1"/>
                  <w:bCs w:val="1"/>
                  <w:color w:val="2a2a2a"/>
                  <w:sz w:val="24"/>
                  <w:szCs w:val="24"/>
                </w:rPr>
              </w:rPrChange>
            </w:rPr>
          </w:pPr>
          <w:sdt>
            <w:sdtPr>
              <w:id w:val="-68209858"/>
              <w:tag w:val="goog_rdk_52"/>
            </w:sdtPr>
            <w:sdtContent>
              <w:ins w:author="KAVYA PADALA" w:id="0" w:date="2026-07-15T11:25:54Z"/>
              <w:sdt>
                <w:sdtPr>
                  <w:id w:val="1924529302"/>
                  <w:tag w:val="goog_rdk_53"/>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SEES:</w:t>
                    </w:r>
                  </w:ins>
                </w:sdtContent>
              </w:sdt>
              <w:ins w:author="KAVYA PADALA" w:id="0" w:date="2026-07-15T11:25:54Z"/>
            </w:sdtContent>
          </w:sdt>
        </w:p>
      </w:sdtContent>
    </w:sdt>
    <w:sdt>
      <w:sdtPr>
        <w:id w:val="61758217"/>
        <w:tag w:val="goog_rdk_58"/>
      </w:sdtPr>
      <w:sdtContent>
        <w:p w:rsidR="00000000" w:rsidDel="00000000" w:rsidP="00000000" w:rsidRDefault="00000000" w:rsidRPr="00000000" w14:paraId="00000024">
          <w:pPr>
            <w:numPr>
              <w:ilvl w:val="0"/>
              <w:numId w:val="5"/>
            </w:numPr>
            <w:spacing w:after="0" w:afterAutospacing="0"/>
            <w:ind w:left="720" w:hanging="360"/>
            <w:rPr>
              <w:ins w:author="KAVYA PADALA" w:id="0" w:date="2026-07-15T11:25:54Z"/>
              <w:sz w:val="24"/>
              <w:szCs w:val="24"/>
              <w:u w:val="none"/>
            </w:rPr>
          </w:pPr>
          <w:sdt>
            <w:sdtPr>
              <w:id w:val="-438138388"/>
              <w:tag w:val="goog_rdk_55"/>
            </w:sdtPr>
            <w:sdtContent>
              <w:ins w:author="KAVYA PADALA" w:id="0" w:date="2026-07-15T11:25:54Z"/>
              <w:sdt>
                <w:sdtPr>
                  <w:id w:val="1365209188"/>
                  <w:tag w:val="goog_rdk_56"/>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 </w:t>
                    </w:r>
                  </w:ins>
                </w:sdtContent>
              </w:sdt>
              <w:ins w:author="KAVYA PADALA" w:id="0" w:date="2026-07-15T11:25:54Z">
                <w:sdt>
                  <w:sdtPr>
                    <w:id w:val="277250929"/>
                    <w:tag w:val="goog_rdk_57"/>
                  </w:sdtPr>
                  <w:sdtContent>
                    <w:r w:rsidDel="00000000" w:rsidR="00000000" w:rsidRPr="00000000">
                      <w:rPr>
                        <w:sz w:val="24"/>
                        <w:szCs w:val="24"/>
                        <w:rtl w:val="0"/>
                        <w:rPrChange w:author="KAVYA PADALA" w:id="1" w:date="2026-07-15T11:25:54Z">
                          <w:rPr>
                            <w:b w:val="1"/>
                            <w:bCs w:val="1"/>
                            <w:color w:val="2a2a2a"/>
                            <w:sz w:val="24"/>
                            <w:szCs w:val="24"/>
                          </w:rPr>
                        </w:rPrChange>
                      </w:rPr>
                      <w:t xml:space="preserve">Paper records</w:t>
                    </w:r>
                  </w:sdtContent>
                </w:sdt>
              </w:ins>
            </w:sdtContent>
          </w:sdt>
        </w:p>
      </w:sdtContent>
    </w:sdt>
    <w:sdt>
      <w:sdtPr>
        <w:id w:val="871379713"/>
        <w:tag w:val="goog_rdk_61"/>
      </w:sdtPr>
      <w:sdtContent>
        <w:p w:rsidR="00000000" w:rsidDel="00000000" w:rsidP="00000000" w:rsidRDefault="00000000" w:rsidRPr="00000000" w14:paraId="00000025">
          <w:pPr>
            <w:numPr>
              <w:ilvl w:val="0"/>
              <w:numId w:val="5"/>
            </w:numPr>
            <w:spacing w:after="0" w:afterAutospacing="0"/>
            <w:ind w:left="720" w:hanging="360"/>
            <w:rPr>
              <w:ins w:author="KAVYA PADALA" w:id="0" w:date="2026-07-15T11:25:54Z"/>
              <w:sz w:val="24"/>
              <w:szCs w:val="24"/>
              <w:u w:val="none"/>
            </w:rPr>
          </w:pPr>
          <w:sdt>
            <w:sdtPr>
              <w:id w:val="1451985562"/>
              <w:tag w:val="goog_rdk_59"/>
            </w:sdtPr>
            <w:sdtContent>
              <w:ins w:author="KAVYA PADALA" w:id="0" w:date="2026-07-15T11:25:54Z"/>
              <w:sdt>
                <w:sdtPr>
                  <w:id w:val="1969824682"/>
                  <w:tag w:val="goog_rdk_60"/>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Excel sheets</w:t>
                    </w:r>
                  </w:ins>
                </w:sdtContent>
              </w:sdt>
              <w:ins w:author="KAVYA PADALA" w:id="0" w:date="2026-07-15T11:25:54Z"/>
            </w:sdtContent>
          </w:sdt>
        </w:p>
      </w:sdtContent>
    </w:sdt>
    <w:sdt>
      <w:sdtPr>
        <w:id w:val="297996163"/>
        <w:tag w:val="goog_rdk_64"/>
      </w:sdtPr>
      <w:sdtContent>
        <w:p w:rsidR="00000000" w:rsidDel="00000000" w:rsidP="00000000" w:rsidRDefault="00000000" w:rsidRPr="00000000" w14:paraId="00000026">
          <w:pPr>
            <w:numPr>
              <w:ilvl w:val="0"/>
              <w:numId w:val="5"/>
            </w:numPr>
            <w:spacing w:after="0" w:afterAutospacing="0"/>
            <w:ind w:left="720" w:hanging="360"/>
            <w:rPr>
              <w:ins w:author="KAVYA PADALA" w:id="0" w:date="2026-07-15T11:25:54Z"/>
              <w:sz w:val="24"/>
              <w:szCs w:val="24"/>
              <w:u w:val="none"/>
            </w:rPr>
          </w:pPr>
          <w:sdt>
            <w:sdtPr>
              <w:id w:val="309268283"/>
              <w:tag w:val="goog_rdk_62"/>
            </w:sdtPr>
            <w:sdtContent>
              <w:ins w:author="KAVYA PADALA" w:id="0" w:date="2026-07-15T11:25:54Z"/>
              <w:sdt>
                <w:sdtPr>
                  <w:id w:val="961243988"/>
                  <w:tag w:val="goog_rdk_63"/>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More clients</w:t>
                    </w:r>
                  </w:ins>
                </w:sdtContent>
              </w:sdt>
              <w:ins w:author="KAVYA PADALA" w:id="0" w:date="2026-07-15T11:25:54Z"/>
            </w:sdtContent>
          </w:sdt>
        </w:p>
      </w:sdtContent>
    </w:sdt>
    <w:sdt>
      <w:sdtPr>
        <w:id w:val="-1000571225"/>
        <w:tag w:val="goog_rdk_67"/>
      </w:sdtPr>
      <w:sdtContent>
        <w:p w:rsidR="00000000" w:rsidDel="00000000" w:rsidP="00000000" w:rsidRDefault="00000000" w:rsidRPr="00000000" w14:paraId="00000027">
          <w:pPr>
            <w:numPr>
              <w:ilvl w:val="0"/>
              <w:numId w:val="5"/>
            </w:numPr>
            <w:ind w:left="720" w:hanging="360"/>
            <w:rPr>
              <w:ins w:author="KAVYA PADALA" w:id="0" w:date="2026-07-15T11:25:54Z"/>
              <w:sz w:val="24"/>
              <w:szCs w:val="24"/>
              <w:u w:val="none"/>
            </w:rPr>
          </w:pPr>
          <w:sdt>
            <w:sdtPr>
              <w:id w:val="-224256182"/>
              <w:tag w:val="goog_rdk_65"/>
            </w:sdtPr>
            <w:sdtContent>
              <w:ins w:author="KAVYA PADALA" w:id="0" w:date="2026-07-15T11:25:54Z"/>
              <w:sdt>
                <w:sdtPr>
                  <w:id w:val="-1042349231"/>
                  <w:tag w:val="goog_rdk_66"/>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Need for digital management.</w:t>
                    </w:r>
                  </w:ins>
                </w:sdtContent>
              </w:sdt>
              <w:ins w:author="KAVYA PADALA" w:id="0" w:date="2026-07-15T11:25:54Z"/>
            </w:sdtContent>
          </w:sdt>
        </w:p>
      </w:sdtContent>
    </w:sdt>
    <w:sdt>
      <w:sdtPr>
        <w:id w:val="687152499"/>
        <w:tag w:val="goog_rdk_71"/>
      </w:sdtPr>
      <w:sdtContent>
        <w:p w:rsidR="00000000" w:rsidDel="00000000" w:rsidP="00000000" w:rsidRDefault="00000000" w:rsidRPr="00000000" w14:paraId="00000028">
          <w:pPr>
            <w:rPr>
              <w:ins w:author="KAVYA PADALA" w:id="0" w:date="2026-07-15T11:25:54Z"/>
              <w:sz w:val="24"/>
              <w:szCs w:val="24"/>
              <w:rPrChange w:author="KAVYA PADALA" w:id="1" w:date="2026-07-15T11:25:54Z">
                <w:rPr>
                  <w:b w:val="1"/>
                  <w:bCs w:val="1"/>
                  <w:color w:val="2a2a2a"/>
                  <w:sz w:val="24"/>
                  <w:szCs w:val="24"/>
                </w:rPr>
              </w:rPrChange>
            </w:rPr>
          </w:pPr>
          <w:sdt>
            <w:sdtPr>
              <w:id w:val="-54346371"/>
              <w:tag w:val="goog_rdk_68"/>
            </w:sdtPr>
            <w:sdtContent>
              <w:ins w:author="KAVYA PADALA" w:id="0" w:date="2026-07-15T11:25:54Z"/>
              <w:sdt>
                <w:sdtPr>
                  <w:id w:val="-1384082941"/>
                  <w:tag w:val="goog_rdk_69"/>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PAINS:</w:t>
                    </w:r>
                  </w:ins>
                </w:sdtContent>
              </w:sdt>
              <w:ins w:author="KAVYA PADALA" w:id="0" w:date="2026-07-15T11:25:54Z">
                <w:sdt>
                  <w:sdtPr>
                    <w:id w:val="-1658795217"/>
                    <w:tag w:val="goog_rdk_70"/>
                  </w:sdtPr>
                  <w:sdtContent>
                    <w:r w:rsidDel="00000000" w:rsidR="00000000" w:rsidRPr="00000000">
                      <w:rPr>
                        <w:sz w:val="24"/>
                        <w:szCs w:val="24"/>
                        <w:rtl w:val="0"/>
                        <w:rPrChange w:author="KAVYA PADALA" w:id="1" w:date="2026-07-15T11:25:54Z">
                          <w:rPr>
                            <w:b w:val="1"/>
                            <w:bCs w:val="1"/>
                            <w:color w:val="2a2a2a"/>
                            <w:sz w:val="24"/>
                            <w:szCs w:val="24"/>
                          </w:rPr>
                        </w:rPrChange>
                      </w:rPr>
                      <w:t xml:space="preserve"> </w:t>
                    </w:r>
                  </w:sdtContent>
                </w:sdt>
              </w:ins>
            </w:sdtContent>
          </w:sdt>
        </w:p>
      </w:sdtContent>
    </w:sdt>
    <w:sdt>
      <w:sdtPr>
        <w:id w:val="741067049"/>
        <w:tag w:val="goog_rdk_74"/>
      </w:sdtPr>
      <w:sdtContent>
        <w:p w:rsidR="00000000" w:rsidDel="00000000" w:rsidP="00000000" w:rsidRDefault="00000000" w:rsidRPr="00000000" w14:paraId="00000029">
          <w:pPr>
            <w:numPr>
              <w:ilvl w:val="0"/>
              <w:numId w:val="4"/>
            </w:numPr>
            <w:spacing w:after="0" w:afterAutospacing="0"/>
            <w:ind w:left="720" w:hanging="360"/>
            <w:rPr>
              <w:ins w:author="KAVYA PADALA" w:id="0" w:date="2026-07-15T11:25:54Z"/>
              <w:sz w:val="24"/>
              <w:szCs w:val="24"/>
              <w:u w:val="none"/>
            </w:rPr>
          </w:pPr>
          <w:sdt>
            <w:sdtPr>
              <w:id w:val="-451767847"/>
              <w:tag w:val="goog_rdk_72"/>
            </w:sdtPr>
            <w:sdtContent>
              <w:ins w:author="KAVYA PADALA" w:id="0" w:date="2026-07-15T11:25:54Z"/>
              <w:sdt>
                <w:sdtPr>
                  <w:id w:val="488623620"/>
                  <w:tag w:val="goog_rdk_73"/>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Manual work</w:t>
                    </w:r>
                  </w:ins>
                </w:sdtContent>
              </w:sdt>
              <w:ins w:author="KAVYA PADALA" w:id="0" w:date="2026-07-15T11:25:54Z"/>
            </w:sdtContent>
          </w:sdt>
        </w:p>
      </w:sdtContent>
    </w:sdt>
    <w:sdt>
      <w:sdtPr>
        <w:id w:val="-715025976"/>
        <w:tag w:val="goog_rdk_77"/>
      </w:sdtPr>
      <w:sdtContent>
        <w:p w:rsidR="00000000" w:rsidDel="00000000" w:rsidP="00000000" w:rsidRDefault="00000000" w:rsidRPr="00000000" w14:paraId="0000002A">
          <w:pPr>
            <w:numPr>
              <w:ilvl w:val="0"/>
              <w:numId w:val="4"/>
            </w:numPr>
            <w:spacing w:after="0" w:afterAutospacing="0"/>
            <w:ind w:left="720" w:hanging="360"/>
            <w:rPr>
              <w:ins w:author="KAVYA PADALA" w:id="0" w:date="2026-07-15T11:25:54Z"/>
              <w:sz w:val="24"/>
              <w:szCs w:val="24"/>
              <w:u w:val="none"/>
            </w:rPr>
          </w:pPr>
          <w:sdt>
            <w:sdtPr>
              <w:id w:val="1424783114"/>
              <w:tag w:val="goog_rdk_75"/>
            </w:sdtPr>
            <w:sdtContent>
              <w:ins w:author="KAVYA PADALA" w:id="0" w:date="2026-07-15T11:25:54Z"/>
              <w:sdt>
                <w:sdtPr>
                  <w:id w:val="-1930676957"/>
                  <w:tag w:val="goog_rdk_76"/>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Time-consuming</w:t>
                    </w:r>
                  </w:ins>
                </w:sdtContent>
              </w:sdt>
              <w:ins w:author="KAVYA PADALA" w:id="0" w:date="2026-07-15T11:25:54Z"/>
            </w:sdtContent>
          </w:sdt>
        </w:p>
      </w:sdtContent>
    </w:sdt>
    <w:sdt>
      <w:sdtPr>
        <w:id w:val="-1674619959"/>
        <w:tag w:val="goog_rdk_80"/>
      </w:sdtPr>
      <w:sdtContent>
        <w:p w:rsidR="00000000" w:rsidDel="00000000" w:rsidP="00000000" w:rsidRDefault="00000000" w:rsidRPr="00000000" w14:paraId="0000002B">
          <w:pPr>
            <w:numPr>
              <w:ilvl w:val="0"/>
              <w:numId w:val="4"/>
            </w:numPr>
            <w:spacing w:after="0" w:afterAutospacing="0"/>
            <w:ind w:left="720" w:hanging="360"/>
            <w:rPr>
              <w:ins w:author="KAVYA PADALA" w:id="0" w:date="2026-07-15T11:25:54Z"/>
              <w:sz w:val="24"/>
              <w:szCs w:val="24"/>
              <w:u w:val="none"/>
            </w:rPr>
          </w:pPr>
          <w:sdt>
            <w:sdtPr>
              <w:id w:val="1561863918"/>
              <w:tag w:val="goog_rdk_78"/>
            </w:sdtPr>
            <w:sdtContent>
              <w:ins w:author="KAVYA PADALA" w:id="0" w:date="2026-07-15T11:25:54Z"/>
              <w:sdt>
                <w:sdtPr>
                  <w:id w:val="1357282703"/>
                  <w:tag w:val="goog_rdk_79"/>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Difficult tracking</w:t>
                    </w:r>
                  </w:ins>
                </w:sdtContent>
              </w:sdt>
              <w:ins w:author="KAVYA PADALA" w:id="0" w:date="2026-07-15T11:25:54Z"/>
            </w:sdtContent>
          </w:sdt>
        </w:p>
      </w:sdtContent>
    </w:sdt>
    <w:sdt>
      <w:sdtPr>
        <w:id w:val="-1570273639"/>
        <w:tag w:val="goog_rdk_83"/>
      </w:sdtPr>
      <w:sdtContent>
        <w:p w:rsidR="00000000" w:rsidDel="00000000" w:rsidP="00000000" w:rsidRDefault="00000000" w:rsidRPr="00000000" w14:paraId="0000002C">
          <w:pPr>
            <w:numPr>
              <w:ilvl w:val="0"/>
              <w:numId w:val="4"/>
            </w:numPr>
            <w:ind w:left="720" w:hanging="360"/>
            <w:rPr>
              <w:ins w:author="KAVYA PADALA" w:id="0" w:date="2026-07-15T11:25:54Z"/>
              <w:sz w:val="24"/>
              <w:szCs w:val="24"/>
              <w:u w:val="none"/>
            </w:rPr>
          </w:pPr>
          <w:sdt>
            <w:sdtPr>
              <w:id w:val="374849112"/>
              <w:tag w:val="goog_rdk_81"/>
            </w:sdtPr>
            <w:sdtContent>
              <w:ins w:author="KAVYA PADALA" w:id="0" w:date="2026-07-15T11:25:54Z"/>
              <w:sdt>
                <w:sdtPr>
                  <w:id w:val="-1834541557"/>
                  <w:tag w:val="goog_rdk_82"/>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Record loss.</w:t>
                    </w:r>
                  </w:ins>
                </w:sdtContent>
              </w:sdt>
              <w:ins w:author="KAVYA PADALA" w:id="0" w:date="2026-07-15T11:25:54Z"/>
            </w:sdtContent>
          </w:sdt>
        </w:p>
      </w:sdtContent>
    </w:sdt>
    <w:sdt>
      <w:sdtPr>
        <w:id w:val="899785251"/>
        <w:tag w:val="goog_rdk_86"/>
      </w:sdtPr>
      <w:sdtContent>
        <w:p w:rsidR="00000000" w:rsidDel="00000000" w:rsidP="00000000" w:rsidRDefault="00000000" w:rsidRPr="00000000" w14:paraId="0000002D">
          <w:pPr>
            <w:rPr>
              <w:ins w:author="KAVYA PADALA" w:id="0" w:date="2026-07-15T11:25:54Z"/>
              <w:b w:val="1"/>
              <w:bCs w:val="1"/>
              <w:sz w:val="24"/>
              <w:szCs w:val="24"/>
              <w:rPrChange w:author="KAVYA PADALA" w:id="1" w:date="2026-07-15T11:25:54Z">
                <w:rPr>
                  <w:b w:val="1"/>
                  <w:bCs w:val="1"/>
                  <w:color w:val="2a2a2a"/>
                  <w:sz w:val="24"/>
                  <w:szCs w:val="24"/>
                </w:rPr>
              </w:rPrChange>
            </w:rPr>
          </w:pPr>
          <w:sdt>
            <w:sdtPr>
              <w:id w:val="-22173764"/>
              <w:tag w:val="goog_rdk_84"/>
            </w:sdtPr>
            <w:sdtContent>
              <w:ins w:author="KAVYA PADALA" w:id="0" w:date="2026-07-15T11:25:54Z"/>
              <w:sdt>
                <w:sdtPr>
                  <w:id w:val="-978271898"/>
                  <w:tag w:val="goog_rdk_85"/>
                </w:sdtPr>
                <w:sdtContent>
                  <w:ins w:author="KAVYA PADALA" w:id="0" w:date="2026-07-15T11:25:54Z">
                    <w:r w:rsidDel="00000000" w:rsidR="00000000" w:rsidRPr="00000000">
                      <w:rPr>
                        <w:b w:val="1"/>
                        <w:bCs w:val="1"/>
                        <w:sz w:val="24"/>
                        <w:szCs w:val="24"/>
                        <w:rtl w:val="0"/>
                        <w:rPrChange w:author="KAVYA PADALA" w:id="1" w:date="2026-07-15T11:25:54Z">
                          <w:rPr>
                            <w:b w:val="1"/>
                            <w:bCs w:val="1"/>
                            <w:color w:val="2a2a2a"/>
                            <w:sz w:val="24"/>
                            <w:szCs w:val="24"/>
                          </w:rPr>
                        </w:rPrChange>
                      </w:rPr>
                      <w:t xml:space="preserve">GAINS:</w:t>
                    </w:r>
                  </w:ins>
                </w:sdtContent>
              </w:sdt>
              <w:ins w:author="KAVYA PADALA" w:id="0" w:date="2026-07-15T11:25:54Z"/>
            </w:sdtContent>
          </w:sdt>
        </w:p>
      </w:sdtContent>
    </w:sdt>
    <w:sdt>
      <w:sdtPr>
        <w:id w:val="-790671548"/>
        <w:tag w:val="goog_rdk_89"/>
      </w:sdtPr>
      <w:sdtContent>
        <w:p w:rsidR="00000000" w:rsidDel="00000000" w:rsidP="00000000" w:rsidRDefault="00000000" w:rsidRPr="00000000" w14:paraId="0000002E">
          <w:pPr>
            <w:numPr>
              <w:ilvl w:val="0"/>
              <w:numId w:val="7"/>
            </w:numPr>
            <w:spacing w:after="0" w:afterAutospacing="0"/>
            <w:ind w:left="720" w:hanging="360"/>
            <w:rPr>
              <w:ins w:author="KAVYA PADALA" w:id="0" w:date="2026-07-15T11:25:54Z"/>
              <w:sz w:val="24"/>
              <w:szCs w:val="24"/>
              <w:u w:val="none"/>
            </w:rPr>
          </w:pPr>
          <w:sdt>
            <w:sdtPr>
              <w:id w:val="2103509459"/>
              <w:tag w:val="goog_rdk_87"/>
            </w:sdtPr>
            <w:sdtContent>
              <w:ins w:author="KAVYA PADALA" w:id="0" w:date="2026-07-15T11:25:54Z"/>
              <w:sdt>
                <w:sdtPr>
                  <w:id w:val="1765757020"/>
                  <w:tag w:val="goog_rdk_88"/>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Saves time</w:t>
                    </w:r>
                  </w:ins>
                </w:sdtContent>
              </w:sdt>
              <w:ins w:author="KAVYA PADALA" w:id="0" w:date="2026-07-15T11:25:54Z"/>
            </w:sdtContent>
          </w:sdt>
        </w:p>
      </w:sdtContent>
    </w:sdt>
    <w:sdt>
      <w:sdtPr>
        <w:id w:val="-1179292676"/>
        <w:tag w:val="goog_rdk_92"/>
      </w:sdtPr>
      <w:sdtContent>
        <w:p w:rsidR="00000000" w:rsidDel="00000000" w:rsidP="00000000" w:rsidRDefault="00000000" w:rsidRPr="00000000" w14:paraId="0000002F">
          <w:pPr>
            <w:numPr>
              <w:ilvl w:val="0"/>
              <w:numId w:val="7"/>
            </w:numPr>
            <w:spacing w:after="0" w:afterAutospacing="0"/>
            <w:ind w:left="720" w:hanging="360"/>
            <w:rPr>
              <w:ins w:author="KAVYA PADALA" w:id="0" w:date="2026-07-15T11:25:54Z"/>
              <w:sz w:val="24"/>
              <w:szCs w:val="24"/>
              <w:u w:val="none"/>
            </w:rPr>
          </w:pPr>
          <w:sdt>
            <w:sdtPr>
              <w:id w:val="-206023060"/>
              <w:tag w:val="goog_rdk_90"/>
            </w:sdtPr>
            <w:sdtContent>
              <w:ins w:author="KAVYA PADALA" w:id="0" w:date="2026-07-15T11:25:54Z"/>
              <w:sdt>
                <w:sdtPr>
                  <w:id w:val="-1610756820"/>
                  <w:tag w:val="goog_rdk_91"/>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Better management</w:t>
                    </w:r>
                  </w:ins>
                </w:sdtContent>
              </w:sdt>
              <w:ins w:author="KAVYA PADALA" w:id="0" w:date="2026-07-15T11:25:54Z"/>
            </w:sdtContent>
          </w:sdt>
        </w:p>
      </w:sdtContent>
    </w:sdt>
    <w:sdt>
      <w:sdtPr>
        <w:id w:val="-1750934561"/>
        <w:tag w:val="goog_rdk_95"/>
      </w:sdtPr>
      <w:sdtContent>
        <w:p w:rsidR="00000000" w:rsidDel="00000000" w:rsidP="00000000" w:rsidRDefault="00000000" w:rsidRPr="00000000" w14:paraId="00000030">
          <w:pPr>
            <w:numPr>
              <w:ilvl w:val="0"/>
              <w:numId w:val="7"/>
            </w:numPr>
            <w:spacing w:after="0" w:afterAutospacing="0"/>
            <w:ind w:left="720" w:hanging="360"/>
            <w:rPr>
              <w:ins w:author="KAVYA PADALA" w:id="0" w:date="2026-07-15T11:25:54Z"/>
              <w:sz w:val="24"/>
              <w:szCs w:val="24"/>
              <w:u w:val="none"/>
            </w:rPr>
          </w:pPr>
          <w:sdt>
            <w:sdtPr>
              <w:id w:val="-1125867416"/>
              <w:tag w:val="goog_rdk_93"/>
            </w:sdtPr>
            <w:sdtContent>
              <w:ins w:author="KAVYA PADALA" w:id="0" w:date="2026-07-15T11:25:54Z"/>
              <w:sdt>
                <w:sdtPr>
                  <w:id w:val="-978518797"/>
                  <w:tag w:val="goog_rdk_94"/>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Secure records</w:t>
                    </w:r>
                  </w:ins>
                </w:sdtContent>
              </w:sdt>
              <w:ins w:author="KAVYA PADALA" w:id="0" w:date="2026-07-15T11:25:54Z"/>
            </w:sdtContent>
          </w:sdt>
        </w:p>
      </w:sdtContent>
    </w:sdt>
    <w:sdt>
      <w:sdtPr>
        <w:id w:val="-813749161"/>
        <w:tag w:val="goog_rdk_98"/>
      </w:sdtPr>
      <w:sdtContent>
        <w:p w:rsidR="00000000" w:rsidDel="00000000" w:rsidP="00000000" w:rsidRDefault="00000000" w:rsidRPr="00000000" w14:paraId="00000031">
          <w:pPr>
            <w:numPr>
              <w:ilvl w:val="0"/>
              <w:numId w:val="7"/>
            </w:numPr>
            <w:ind w:left="720" w:hanging="360"/>
            <w:rPr>
              <w:ins w:author="KAVYA PADALA" w:id="0" w:date="2026-07-15T11:25:54Z"/>
              <w:sz w:val="24"/>
              <w:szCs w:val="24"/>
              <w:u w:val="none"/>
            </w:rPr>
          </w:pPr>
          <w:sdt>
            <w:sdtPr>
              <w:id w:val="-1797873012"/>
              <w:tag w:val="goog_rdk_96"/>
            </w:sdtPr>
            <w:sdtContent>
              <w:ins w:author="KAVYA PADALA" w:id="0" w:date="2026-07-15T11:25:54Z"/>
              <w:sdt>
                <w:sdtPr>
                  <w:id w:val="1644487545"/>
                  <w:tag w:val="goog_rdk_97"/>
                </w:sdtPr>
                <w:sdtContent>
                  <w:ins w:author="KAVYA PADALA" w:id="0" w:date="2026-07-15T11:25:54Z">
                    <w:r w:rsidDel="00000000" w:rsidR="00000000" w:rsidRPr="00000000">
                      <w:rPr>
                        <w:sz w:val="24"/>
                        <w:szCs w:val="24"/>
                        <w:rtl w:val="0"/>
                        <w:rPrChange w:author="KAVYA PADALA" w:id="1" w:date="2026-07-15T11:25:54Z">
                          <w:rPr>
                            <w:b w:val="1"/>
                            <w:bCs w:val="1"/>
                            <w:color w:val="2a2a2a"/>
                            <w:sz w:val="24"/>
                            <w:szCs w:val="24"/>
                          </w:rPr>
                        </w:rPrChange>
                      </w:rPr>
                      <w:t xml:space="preserve"> Improved productivity</w:t>
                    </w:r>
                  </w:ins>
                </w:sdtContent>
              </w:sdt>
              <w:ins w:author="KAVYA PADALA" w:id="0" w:date="2026-07-15T11:25:54Z"/>
            </w:sdtContent>
          </w:sdt>
        </w:p>
      </w:sdtContent>
    </w:sdt>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both"/>
        <w:rPr>
          <w:b w:val="1"/>
          <w:bCs w:val="1"/>
          <w:color w:val="2a2a2a"/>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ZCQmP3pGzjNV5Mcdmoi+ksz0g==">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